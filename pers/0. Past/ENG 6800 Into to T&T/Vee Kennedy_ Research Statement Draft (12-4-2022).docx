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24E24" w:rsidRPr="00C738FB" w:rsidRDefault="00000000">
      <w:pPr>
        <w:shd w:val="clear" w:color="auto" w:fill="FFFFFF"/>
        <w:spacing w:line="240" w:lineRule="auto"/>
        <w:jc w:val="center"/>
        <w:rPr>
          <w:rFonts w:ascii="Times New Roman" w:eastAsia="Times New Roman" w:hAnsi="Times New Roman" w:cs="Times New Roman"/>
          <w:i/>
          <w:sz w:val="24"/>
          <w:szCs w:val="24"/>
          <w:u w:val="single"/>
          <w:rPrChange w:id="0" w:author="Vee Kennedy" w:date="2022-12-04T18:37:00Z">
            <w:rPr>
              <w:rFonts w:ascii="Times New Roman" w:eastAsia="Times New Roman" w:hAnsi="Times New Roman" w:cs="Times New Roman"/>
              <w:i/>
              <w:sz w:val="21"/>
              <w:szCs w:val="21"/>
              <w:u w:val="single"/>
            </w:rPr>
          </w:rPrChange>
        </w:rPr>
      </w:pPr>
      <w:r w:rsidRPr="00C738FB">
        <w:rPr>
          <w:rFonts w:ascii="Times New Roman" w:eastAsia="Times New Roman" w:hAnsi="Times New Roman" w:cs="Times New Roman"/>
          <w:sz w:val="24"/>
          <w:szCs w:val="24"/>
          <w:u w:val="single"/>
          <w:rPrChange w:id="1" w:author="Vee Kennedy" w:date="2022-12-04T18:37:00Z">
            <w:rPr>
              <w:rFonts w:ascii="Times New Roman" w:eastAsia="Times New Roman" w:hAnsi="Times New Roman" w:cs="Times New Roman"/>
              <w:sz w:val="21"/>
              <w:szCs w:val="21"/>
              <w:u w:val="single"/>
            </w:rPr>
          </w:rPrChange>
        </w:rPr>
        <w:t xml:space="preserve">Research Statement for </w:t>
      </w:r>
      <w:r w:rsidRPr="00C738FB">
        <w:rPr>
          <w:rFonts w:ascii="Times New Roman" w:eastAsia="Times New Roman" w:hAnsi="Times New Roman" w:cs="Times New Roman"/>
          <w:i/>
          <w:sz w:val="24"/>
          <w:szCs w:val="24"/>
          <w:u w:val="single"/>
          <w:rPrChange w:id="2" w:author="Vee Kennedy" w:date="2022-12-04T18:37:00Z">
            <w:rPr>
              <w:rFonts w:ascii="Times New Roman" w:eastAsia="Times New Roman" w:hAnsi="Times New Roman" w:cs="Times New Roman"/>
              <w:i/>
              <w:sz w:val="21"/>
              <w:szCs w:val="21"/>
              <w:u w:val="single"/>
            </w:rPr>
          </w:rPrChange>
        </w:rPr>
        <w:t xml:space="preserve">Texts &amp; Technology </w:t>
      </w:r>
    </w:p>
    <w:p w14:paraId="00000002" w14:textId="77777777" w:rsidR="00F24E24" w:rsidRPr="00C738FB" w:rsidRDefault="00F24E24">
      <w:pPr>
        <w:shd w:val="clear" w:color="auto" w:fill="FFFFFF"/>
        <w:spacing w:line="240" w:lineRule="auto"/>
        <w:ind w:firstLine="720"/>
        <w:jc w:val="center"/>
        <w:rPr>
          <w:rFonts w:ascii="Times New Roman" w:eastAsia="Times New Roman" w:hAnsi="Times New Roman" w:cs="Times New Roman"/>
          <w:sz w:val="24"/>
          <w:szCs w:val="24"/>
          <w:u w:val="single"/>
          <w:rPrChange w:id="3" w:author="Vee Kennedy" w:date="2022-12-04T18:37:00Z">
            <w:rPr>
              <w:rFonts w:ascii="Times New Roman" w:eastAsia="Times New Roman" w:hAnsi="Times New Roman" w:cs="Times New Roman"/>
              <w:sz w:val="21"/>
              <w:szCs w:val="21"/>
              <w:u w:val="single"/>
            </w:rPr>
          </w:rPrChange>
        </w:rPr>
      </w:pPr>
    </w:p>
    <w:p w14:paraId="00000003" w14:textId="0A5BF79E" w:rsidR="00F24E24" w:rsidRPr="00C738FB" w:rsidRDefault="00000000">
      <w:pPr>
        <w:shd w:val="clear" w:color="auto" w:fill="FFFFFF"/>
        <w:spacing w:line="240" w:lineRule="auto"/>
        <w:ind w:firstLine="720"/>
        <w:rPr>
          <w:rFonts w:ascii="Times New Roman" w:eastAsia="Times New Roman" w:hAnsi="Times New Roman" w:cs="Times New Roman"/>
          <w:sz w:val="24"/>
          <w:szCs w:val="24"/>
          <w:rPrChange w:id="4" w:author="Vee Kennedy" w:date="2022-12-04T18:37:00Z">
            <w:rPr>
              <w:rFonts w:ascii="Times New Roman" w:eastAsia="Times New Roman" w:hAnsi="Times New Roman" w:cs="Times New Roman"/>
              <w:sz w:val="21"/>
              <w:szCs w:val="21"/>
            </w:rPr>
          </w:rPrChange>
        </w:rPr>
      </w:pPr>
      <w:r w:rsidRPr="00C738FB">
        <w:rPr>
          <w:rFonts w:ascii="Times New Roman" w:eastAsia="Times New Roman" w:hAnsi="Times New Roman" w:cs="Times New Roman"/>
          <w:sz w:val="24"/>
          <w:szCs w:val="24"/>
          <w:rPrChange w:id="5" w:author="Vee Kennedy" w:date="2022-12-04T18:37:00Z">
            <w:rPr>
              <w:rFonts w:ascii="Times New Roman" w:eastAsia="Times New Roman" w:hAnsi="Times New Roman" w:cs="Times New Roman"/>
              <w:sz w:val="21"/>
              <w:szCs w:val="21"/>
            </w:rPr>
          </w:rPrChange>
        </w:rPr>
        <w:t xml:space="preserve">I joined the Department of Rhetoric and Writing as a Visiting Instructor on a four-year line in September of 2022 and was exceedingly fortunate to enroll in two courses during fall term: Dr. Salter’s </w:t>
      </w:r>
      <w:r w:rsidRPr="00C738FB">
        <w:rPr>
          <w:rFonts w:ascii="Times New Roman" w:eastAsia="Times New Roman" w:hAnsi="Times New Roman" w:cs="Times New Roman"/>
          <w:i/>
          <w:sz w:val="24"/>
          <w:szCs w:val="24"/>
          <w:rPrChange w:id="6" w:author="Vee Kennedy" w:date="2022-12-04T18:37:00Z">
            <w:rPr>
              <w:rFonts w:ascii="Times New Roman" w:eastAsia="Times New Roman" w:hAnsi="Times New Roman" w:cs="Times New Roman"/>
              <w:i/>
              <w:sz w:val="21"/>
              <w:szCs w:val="21"/>
            </w:rPr>
          </w:rPrChange>
        </w:rPr>
        <w:t>Introduction to Texts &amp; Technology</w:t>
      </w:r>
      <w:r w:rsidRPr="00C738FB">
        <w:rPr>
          <w:rFonts w:ascii="Times New Roman" w:eastAsia="Times New Roman" w:hAnsi="Times New Roman" w:cs="Times New Roman"/>
          <w:sz w:val="24"/>
          <w:szCs w:val="24"/>
          <w:rPrChange w:id="7" w:author="Vee Kennedy" w:date="2022-12-04T18:37:00Z">
            <w:rPr>
              <w:rFonts w:ascii="Times New Roman" w:eastAsia="Times New Roman" w:hAnsi="Times New Roman" w:cs="Times New Roman"/>
              <w:sz w:val="21"/>
              <w:szCs w:val="21"/>
            </w:rPr>
          </w:rPrChange>
        </w:rPr>
        <w:t xml:space="preserve"> and Dr. Arellano’s </w:t>
      </w:r>
      <w:r w:rsidRPr="00C738FB">
        <w:rPr>
          <w:rFonts w:ascii="Times New Roman" w:eastAsia="Times New Roman" w:hAnsi="Times New Roman" w:cs="Times New Roman"/>
          <w:i/>
          <w:sz w:val="24"/>
          <w:szCs w:val="24"/>
          <w:rPrChange w:id="8" w:author="Vee Kennedy" w:date="2022-12-04T18:37:00Z">
            <w:rPr>
              <w:rFonts w:ascii="Times New Roman" w:eastAsia="Times New Roman" w:hAnsi="Times New Roman" w:cs="Times New Roman"/>
              <w:i/>
              <w:sz w:val="21"/>
              <w:szCs w:val="21"/>
            </w:rPr>
          </w:rPrChange>
        </w:rPr>
        <w:t xml:space="preserve">Gendered </w:t>
      </w:r>
      <w:proofErr w:type="spellStart"/>
      <w:r w:rsidRPr="00C738FB">
        <w:rPr>
          <w:rFonts w:ascii="Times New Roman" w:eastAsia="Times New Roman" w:hAnsi="Times New Roman" w:cs="Times New Roman"/>
          <w:i/>
          <w:sz w:val="24"/>
          <w:szCs w:val="24"/>
          <w:rPrChange w:id="9" w:author="Vee Kennedy" w:date="2022-12-04T18:37:00Z">
            <w:rPr>
              <w:rFonts w:ascii="Times New Roman" w:eastAsia="Times New Roman" w:hAnsi="Times New Roman" w:cs="Times New Roman"/>
              <w:i/>
              <w:sz w:val="21"/>
              <w:szCs w:val="21"/>
            </w:rPr>
          </w:rPrChange>
        </w:rPr>
        <w:t>Rhetorics</w:t>
      </w:r>
      <w:proofErr w:type="spellEnd"/>
      <w:r w:rsidRPr="00C738FB">
        <w:rPr>
          <w:rFonts w:ascii="Times New Roman" w:eastAsia="Times New Roman" w:hAnsi="Times New Roman" w:cs="Times New Roman"/>
          <w:sz w:val="24"/>
          <w:szCs w:val="24"/>
          <w:rPrChange w:id="10" w:author="Vee Kennedy" w:date="2022-12-04T18:37:00Z">
            <w:rPr>
              <w:rFonts w:ascii="Times New Roman" w:eastAsia="Times New Roman" w:hAnsi="Times New Roman" w:cs="Times New Roman"/>
              <w:sz w:val="21"/>
              <w:szCs w:val="21"/>
            </w:rPr>
          </w:rPrChange>
        </w:rPr>
        <w:t xml:space="preserve">. My intention was to determine if the interdisciplinary nature of the Texts and Technology program would be a good match for me as someone who, prior to this semester, envisioned my career trajectory as working toward becoming a Writing Program Administrator with research focused </w:t>
      </w:r>
      <w:proofErr w:type="gramStart"/>
      <w:r w:rsidRPr="00C738FB">
        <w:rPr>
          <w:rFonts w:ascii="Times New Roman" w:eastAsia="Times New Roman" w:hAnsi="Times New Roman" w:cs="Times New Roman"/>
          <w:sz w:val="24"/>
          <w:szCs w:val="24"/>
          <w:rPrChange w:id="11" w:author="Vee Kennedy" w:date="2022-12-04T18:37:00Z">
            <w:rPr>
              <w:rFonts w:ascii="Times New Roman" w:eastAsia="Times New Roman" w:hAnsi="Times New Roman" w:cs="Times New Roman"/>
              <w:sz w:val="21"/>
              <w:szCs w:val="21"/>
            </w:rPr>
          </w:rPrChange>
        </w:rPr>
        <w:t>in</w:t>
      </w:r>
      <w:proofErr w:type="gramEnd"/>
      <w:r w:rsidRPr="00C738FB">
        <w:rPr>
          <w:rFonts w:ascii="Times New Roman" w:eastAsia="Times New Roman" w:hAnsi="Times New Roman" w:cs="Times New Roman"/>
          <w:sz w:val="24"/>
          <w:szCs w:val="24"/>
          <w:rPrChange w:id="12" w:author="Vee Kennedy" w:date="2022-12-04T18:37:00Z">
            <w:rPr>
              <w:rFonts w:ascii="Times New Roman" w:eastAsia="Times New Roman" w:hAnsi="Times New Roman" w:cs="Times New Roman"/>
              <w:sz w:val="21"/>
              <w:szCs w:val="21"/>
            </w:rPr>
          </w:rPrChange>
        </w:rPr>
        <w:t xml:space="preserve"> disability access in First-Year Writing Programs. Although my pedagogical and research interests have always been </w:t>
      </w:r>
      <w:ins w:id="13" w:author="Mel Stanfill" w:date="2022-11-23T13:23:00Z">
        <w:r w:rsidR="00323A80" w:rsidRPr="00ED649D">
          <w:rPr>
            <w:rFonts w:ascii="Times New Roman" w:eastAsia="Times New Roman" w:hAnsi="Times New Roman" w:cs="Times New Roman"/>
            <w:sz w:val="24"/>
            <w:szCs w:val="24"/>
          </w:rPr>
          <w:t xml:space="preserve">tech-oriented </w:t>
        </w:r>
      </w:ins>
      <w:del w:id="14" w:author="Mel Stanfill" w:date="2022-11-23T13:23:00Z">
        <w:r w:rsidRPr="00C738FB" w:rsidDel="00323A80">
          <w:rPr>
            <w:rFonts w:ascii="Times New Roman" w:eastAsia="Times New Roman" w:hAnsi="Times New Roman" w:cs="Times New Roman"/>
            <w:sz w:val="24"/>
            <w:szCs w:val="24"/>
            <w:rPrChange w:id="15" w:author="Vee Kennedy" w:date="2022-12-04T18:37:00Z">
              <w:rPr>
                <w:rFonts w:ascii="Times New Roman" w:eastAsia="Times New Roman" w:hAnsi="Times New Roman" w:cs="Times New Roman"/>
                <w:sz w:val="21"/>
                <w:szCs w:val="21"/>
              </w:rPr>
            </w:rPrChange>
          </w:rPr>
          <w:delText xml:space="preserve">access </w:delText>
        </w:r>
      </w:del>
      <w:r w:rsidRPr="00C738FB">
        <w:rPr>
          <w:rFonts w:ascii="Times New Roman" w:eastAsia="Times New Roman" w:hAnsi="Times New Roman" w:cs="Times New Roman"/>
          <w:sz w:val="24"/>
          <w:szCs w:val="24"/>
          <w:rPrChange w:id="16" w:author="Vee Kennedy" w:date="2022-12-04T18:37:00Z">
            <w:rPr>
              <w:rFonts w:ascii="Times New Roman" w:eastAsia="Times New Roman" w:hAnsi="Times New Roman" w:cs="Times New Roman"/>
              <w:sz w:val="21"/>
              <w:szCs w:val="21"/>
            </w:rPr>
          </w:rPrChange>
        </w:rPr>
        <w:t xml:space="preserve">and </w:t>
      </w:r>
      <w:del w:id="17" w:author="Mel Stanfill" w:date="2022-11-23T13:23:00Z">
        <w:r w:rsidRPr="00C738FB" w:rsidDel="00323A80">
          <w:rPr>
            <w:rFonts w:ascii="Times New Roman" w:eastAsia="Times New Roman" w:hAnsi="Times New Roman" w:cs="Times New Roman"/>
            <w:sz w:val="24"/>
            <w:szCs w:val="24"/>
            <w:rPrChange w:id="18" w:author="Vee Kennedy" w:date="2022-12-04T18:37:00Z">
              <w:rPr>
                <w:rFonts w:ascii="Times New Roman" w:eastAsia="Times New Roman" w:hAnsi="Times New Roman" w:cs="Times New Roman"/>
                <w:sz w:val="21"/>
                <w:szCs w:val="21"/>
              </w:rPr>
            </w:rPrChange>
          </w:rPr>
          <w:delText xml:space="preserve">tech-oriented </w:delText>
        </w:r>
      </w:del>
      <w:ins w:id="19" w:author="Mel Stanfill" w:date="2022-11-23T13:23:00Z">
        <w:r w:rsidR="00323A80" w:rsidRPr="00C738FB">
          <w:rPr>
            <w:rFonts w:ascii="Times New Roman" w:eastAsia="Times New Roman" w:hAnsi="Times New Roman" w:cs="Times New Roman"/>
            <w:sz w:val="24"/>
            <w:szCs w:val="24"/>
          </w:rPr>
          <w:t xml:space="preserve">focused on access </w:t>
        </w:r>
      </w:ins>
      <w:r w:rsidRPr="00C738FB">
        <w:rPr>
          <w:rFonts w:ascii="Times New Roman" w:eastAsia="Times New Roman" w:hAnsi="Times New Roman" w:cs="Times New Roman"/>
          <w:sz w:val="24"/>
          <w:szCs w:val="24"/>
          <w:rPrChange w:id="20" w:author="Vee Kennedy" w:date="2022-12-04T18:37:00Z">
            <w:rPr>
              <w:rFonts w:ascii="Times New Roman" w:eastAsia="Times New Roman" w:hAnsi="Times New Roman" w:cs="Times New Roman"/>
              <w:sz w:val="21"/>
              <w:szCs w:val="21"/>
            </w:rPr>
          </w:rPrChange>
        </w:rPr>
        <w:t>in part due to my disability, I had not quite yet found a way to articulate my interests in accessibility</w:t>
      </w:r>
      <w:ins w:id="21" w:author="Vee Kennedy" w:date="2022-12-04T18:38:00Z">
        <w:r w:rsidR="00C738FB">
          <w:rPr>
            <w:rFonts w:ascii="Times New Roman" w:eastAsia="Times New Roman" w:hAnsi="Times New Roman" w:cs="Times New Roman"/>
            <w:sz w:val="24"/>
            <w:szCs w:val="24"/>
          </w:rPr>
          <w:t xml:space="preserve">, </w:t>
        </w:r>
      </w:ins>
      <w:del w:id="22" w:author="Vee Kennedy" w:date="2022-12-04T18:37:00Z">
        <w:r w:rsidRPr="00C738FB" w:rsidDel="00C738FB">
          <w:rPr>
            <w:rFonts w:ascii="Times New Roman" w:eastAsia="Times New Roman" w:hAnsi="Times New Roman" w:cs="Times New Roman"/>
            <w:sz w:val="24"/>
            <w:szCs w:val="24"/>
            <w:rPrChange w:id="23" w:author="Vee Kennedy" w:date="2022-12-04T18:37:00Z">
              <w:rPr>
                <w:rFonts w:ascii="Times New Roman" w:eastAsia="Times New Roman" w:hAnsi="Times New Roman" w:cs="Times New Roman"/>
                <w:sz w:val="21"/>
                <w:szCs w:val="21"/>
              </w:rPr>
            </w:rPrChange>
          </w:rPr>
          <w:delText xml:space="preserve">, technology, </w:delText>
        </w:r>
      </w:del>
      <w:r w:rsidRPr="00C738FB">
        <w:rPr>
          <w:rFonts w:ascii="Times New Roman" w:eastAsia="Times New Roman" w:hAnsi="Times New Roman" w:cs="Times New Roman"/>
          <w:sz w:val="24"/>
          <w:szCs w:val="24"/>
          <w:rPrChange w:id="24" w:author="Vee Kennedy" w:date="2022-12-04T18:37:00Z">
            <w:rPr>
              <w:rFonts w:ascii="Times New Roman" w:eastAsia="Times New Roman" w:hAnsi="Times New Roman" w:cs="Times New Roman"/>
              <w:sz w:val="21"/>
              <w:szCs w:val="21"/>
            </w:rPr>
          </w:rPrChange>
        </w:rPr>
        <w:t xml:space="preserve">queer and trans </w:t>
      </w:r>
      <w:proofErr w:type="spellStart"/>
      <w:r w:rsidRPr="00C738FB">
        <w:rPr>
          <w:rFonts w:ascii="Times New Roman" w:eastAsia="Times New Roman" w:hAnsi="Times New Roman" w:cs="Times New Roman"/>
          <w:sz w:val="24"/>
          <w:szCs w:val="24"/>
          <w:rPrChange w:id="25" w:author="Vee Kennedy" w:date="2022-12-04T18:37:00Z">
            <w:rPr>
              <w:rFonts w:ascii="Times New Roman" w:eastAsia="Times New Roman" w:hAnsi="Times New Roman" w:cs="Times New Roman"/>
              <w:sz w:val="21"/>
              <w:szCs w:val="21"/>
            </w:rPr>
          </w:rPrChange>
        </w:rPr>
        <w:t>rhetorics</w:t>
      </w:r>
      <w:proofErr w:type="spellEnd"/>
      <w:r w:rsidRPr="00C738FB">
        <w:rPr>
          <w:rFonts w:ascii="Times New Roman" w:eastAsia="Times New Roman" w:hAnsi="Times New Roman" w:cs="Times New Roman"/>
          <w:sz w:val="24"/>
          <w:szCs w:val="24"/>
          <w:rPrChange w:id="26" w:author="Vee Kennedy" w:date="2022-12-04T18:37:00Z">
            <w:rPr>
              <w:rFonts w:ascii="Times New Roman" w:eastAsia="Times New Roman" w:hAnsi="Times New Roman" w:cs="Times New Roman"/>
              <w:sz w:val="21"/>
              <w:szCs w:val="21"/>
            </w:rPr>
          </w:rPrChange>
        </w:rPr>
        <w:t xml:space="preserve">, neurodivergence, </w:t>
      </w:r>
      <w:del w:id="27" w:author="Vee Kennedy" w:date="2022-12-04T18:38:00Z">
        <w:r w:rsidRPr="00C738FB" w:rsidDel="00C738FB">
          <w:rPr>
            <w:rFonts w:ascii="Times New Roman" w:eastAsia="Times New Roman" w:hAnsi="Times New Roman" w:cs="Times New Roman"/>
            <w:sz w:val="24"/>
            <w:szCs w:val="24"/>
            <w:rPrChange w:id="28" w:author="Vee Kennedy" w:date="2022-12-04T18:37:00Z">
              <w:rPr>
                <w:rFonts w:ascii="Times New Roman" w:eastAsia="Times New Roman" w:hAnsi="Times New Roman" w:cs="Times New Roman"/>
                <w:sz w:val="21"/>
                <w:szCs w:val="21"/>
              </w:rPr>
            </w:rPrChange>
          </w:rPr>
          <w:delText xml:space="preserve">fandom, </w:delText>
        </w:r>
      </w:del>
      <w:r w:rsidRPr="00C738FB">
        <w:rPr>
          <w:rFonts w:ascii="Times New Roman" w:eastAsia="Times New Roman" w:hAnsi="Times New Roman" w:cs="Times New Roman"/>
          <w:sz w:val="24"/>
          <w:szCs w:val="24"/>
          <w:rPrChange w:id="29" w:author="Vee Kennedy" w:date="2022-12-04T18:37:00Z">
            <w:rPr>
              <w:rFonts w:ascii="Times New Roman" w:eastAsia="Times New Roman" w:hAnsi="Times New Roman" w:cs="Times New Roman"/>
              <w:sz w:val="21"/>
              <w:szCs w:val="21"/>
            </w:rPr>
          </w:rPrChange>
        </w:rPr>
        <w:t xml:space="preserve">and developing online writing classrooms. I am now beginning to reexamine these interests through the digital humanities methods I was introduced to this term. While I still see my career trajectory of in some way leading to Writing Program Administration, I am interested in perhaps reexamining the tools we use within First-Year Writing to scaffold our work and how we can best create an online or mixed-modality writing classroom that is not only more accessible for students in terms of disability access, but also, in terms of relevant writing and technology practices. Touchstone scholarship connected with these avenues of inquiry include Annette Vee’s </w:t>
      </w:r>
      <w:r w:rsidRPr="00C738FB">
        <w:rPr>
          <w:rFonts w:ascii="Times New Roman" w:eastAsia="Times New Roman" w:hAnsi="Times New Roman" w:cs="Times New Roman"/>
          <w:i/>
          <w:sz w:val="24"/>
          <w:szCs w:val="24"/>
          <w:rPrChange w:id="30" w:author="Vee Kennedy" w:date="2022-12-04T18:37:00Z">
            <w:rPr>
              <w:rFonts w:ascii="Times New Roman" w:eastAsia="Times New Roman" w:hAnsi="Times New Roman" w:cs="Times New Roman"/>
              <w:i/>
              <w:sz w:val="21"/>
              <w:szCs w:val="21"/>
            </w:rPr>
          </w:rPrChange>
        </w:rPr>
        <w:t xml:space="preserve">Coding Literacy: How Computer Programming is Changing Writing, </w:t>
      </w:r>
      <w:r w:rsidRPr="00C738FB">
        <w:rPr>
          <w:rFonts w:ascii="Times New Roman" w:eastAsia="Times New Roman" w:hAnsi="Times New Roman" w:cs="Times New Roman"/>
          <w:sz w:val="24"/>
          <w:szCs w:val="24"/>
          <w:rPrChange w:id="31" w:author="Vee Kennedy" w:date="2022-12-04T18:37:00Z">
            <w:rPr>
              <w:rFonts w:ascii="Times New Roman" w:eastAsia="Times New Roman" w:hAnsi="Times New Roman" w:cs="Times New Roman"/>
              <w:sz w:val="21"/>
              <w:szCs w:val="21"/>
            </w:rPr>
          </w:rPrChange>
        </w:rPr>
        <w:t xml:space="preserve">Klein’s </w:t>
      </w:r>
      <w:proofErr w:type="spellStart"/>
      <w:r w:rsidRPr="00C738FB">
        <w:rPr>
          <w:rFonts w:ascii="Times New Roman" w:eastAsia="Times New Roman" w:hAnsi="Times New Roman" w:cs="Times New Roman"/>
          <w:i/>
          <w:sz w:val="24"/>
          <w:szCs w:val="24"/>
          <w:rPrChange w:id="32" w:author="Vee Kennedy" w:date="2022-12-04T18:37:00Z">
            <w:rPr>
              <w:rFonts w:ascii="Times New Roman" w:eastAsia="Times New Roman" w:hAnsi="Times New Roman" w:cs="Times New Roman"/>
              <w:i/>
              <w:sz w:val="21"/>
              <w:szCs w:val="21"/>
            </w:rPr>
          </w:rPrChange>
        </w:rPr>
        <w:t>Interdisciplining</w:t>
      </w:r>
      <w:proofErr w:type="spellEnd"/>
      <w:r w:rsidRPr="00C738FB">
        <w:rPr>
          <w:rFonts w:ascii="Times New Roman" w:eastAsia="Times New Roman" w:hAnsi="Times New Roman" w:cs="Times New Roman"/>
          <w:i/>
          <w:sz w:val="24"/>
          <w:szCs w:val="24"/>
          <w:rPrChange w:id="33" w:author="Vee Kennedy" w:date="2022-12-04T18:37:00Z">
            <w:rPr>
              <w:rFonts w:ascii="Times New Roman" w:eastAsia="Times New Roman" w:hAnsi="Times New Roman" w:cs="Times New Roman"/>
              <w:i/>
              <w:sz w:val="21"/>
              <w:szCs w:val="21"/>
            </w:rPr>
          </w:rPrChange>
        </w:rPr>
        <w:t xml:space="preserve"> Digital Humanities: Boundary Work in an Emerging Field, </w:t>
      </w:r>
      <w:r w:rsidRPr="00C738FB">
        <w:rPr>
          <w:rFonts w:ascii="Times New Roman" w:eastAsia="Times New Roman" w:hAnsi="Times New Roman" w:cs="Times New Roman"/>
          <w:sz w:val="24"/>
          <w:szCs w:val="24"/>
          <w:rPrChange w:id="34" w:author="Vee Kennedy" w:date="2022-12-04T18:37:00Z">
            <w:rPr>
              <w:rFonts w:ascii="Times New Roman" w:eastAsia="Times New Roman" w:hAnsi="Times New Roman" w:cs="Times New Roman"/>
              <w:sz w:val="21"/>
              <w:szCs w:val="21"/>
            </w:rPr>
          </w:rPrChange>
        </w:rPr>
        <w:t>and Ahmed’s</w:t>
      </w:r>
      <w:r w:rsidRPr="00C738FB">
        <w:rPr>
          <w:rFonts w:ascii="Times New Roman" w:eastAsia="Times New Roman" w:hAnsi="Times New Roman" w:cs="Times New Roman"/>
          <w:i/>
          <w:sz w:val="24"/>
          <w:szCs w:val="24"/>
          <w:rPrChange w:id="35" w:author="Vee Kennedy" w:date="2022-12-04T18:37:00Z">
            <w:rPr>
              <w:rFonts w:ascii="Times New Roman" w:eastAsia="Times New Roman" w:hAnsi="Times New Roman" w:cs="Times New Roman"/>
              <w:i/>
              <w:sz w:val="21"/>
              <w:szCs w:val="21"/>
            </w:rPr>
          </w:rPrChange>
        </w:rPr>
        <w:t xml:space="preserve"> </w:t>
      </w:r>
      <w:proofErr w:type="gramStart"/>
      <w:r w:rsidRPr="00C738FB">
        <w:rPr>
          <w:rFonts w:ascii="Times New Roman" w:eastAsia="Times New Roman" w:hAnsi="Times New Roman" w:cs="Times New Roman"/>
          <w:i/>
          <w:sz w:val="24"/>
          <w:szCs w:val="24"/>
          <w:rPrChange w:id="36" w:author="Vee Kennedy" w:date="2022-12-04T18:37:00Z">
            <w:rPr>
              <w:rFonts w:ascii="Times New Roman" w:eastAsia="Times New Roman" w:hAnsi="Times New Roman" w:cs="Times New Roman"/>
              <w:i/>
              <w:sz w:val="21"/>
              <w:szCs w:val="21"/>
            </w:rPr>
          </w:rPrChange>
        </w:rPr>
        <w:t>On</w:t>
      </w:r>
      <w:proofErr w:type="gramEnd"/>
      <w:r w:rsidRPr="00C738FB">
        <w:rPr>
          <w:rFonts w:ascii="Times New Roman" w:eastAsia="Times New Roman" w:hAnsi="Times New Roman" w:cs="Times New Roman"/>
          <w:i/>
          <w:sz w:val="24"/>
          <w:szCs w:val="24"/>
          <w:rPrChange w:id="37" w:author="Vee Kennedy" w:date="2022-12-04T18:37:00Z">
            <w:rPr>
              <w:rFonts w:ascii="Times New Roman" w:eastAsia="Times New Roman" w:hAnsi="Times New Roman" w:cs="Times New Roman"/>
              <w:i/>
              <w:sz w:val="21"/>
              <w:szCs w:val="21"/>
            </w:rPr>
          </w:rPrChange>
        </w:rPr>
        <w:t xml:space="preserve"> Being Included: Racism and Diversity in Institutional Life,</w:t>
      </w:r>
      <w:r w:rsidRPr="00C738FB">
        <w:rPr>
          <w:rFonts w:ascii="Times New Roman" w:eastAsia="Times New Roman" w:hAnsi="Times New Roman" w:cs="Times New Roman"/>
          <w:sz w:val="24"/>
          <w:szCs w:val="24"/>
          <w:rPrChange w:id="38" w:author="Vee Kennedy" w:date="2022-12-04T18:37:00Z">
            <w:rPr>
              <w:rFonts w:ascii="Times New Roman" w:eastAsia="Times New Roman" w:hAnsi="Times New Roman" w:cs="Times New Roman"/>
              <w:sz w:val="21"/>
              <w:szCs w:val="21"/>
            </w:rPr>
          </w:rPrChange>
        </w:rPr>
        <w:t xml:space="preserve"> each of which are pieces I was introduced to in Dr. Salter’s course and feature prominently on the program’s core reading lists.</w:t>
      </w:r>
      <w:ins w:id="39" w:author="Vee Kennedy" w:date="2022-12-04T18:38:00Z">
        <w:r w:rsidR="00C738FB">
          <w:rPr>
            <w:rFonts w:ascii="Times New Roman" w:eastAsia="Times New Roman" w:hAnsi="Times New Roman" w:cs="Times New Roman"/>
            <w:sz w:val="24"/>
            <w:szCs w:val="24"/>
          </w:rPr>
          <w:t xml:space="preserve"> Being exposed to these texts helped me understand how to advance my research forward.</w:t>
        </w:r>
      </w:ins>
      <w:r w:rsidRPr="00C738FB">
        <w:rPr>
          <w:rFonts w:ascii="Times New Roman" w:eastAsia="Times New Roman" w:hAnsi="Times New Roman" w:cs="Times New Roman"/>
          <w:sz w:val="24"/>
          <w:szCs w:val="24"/>
          <w:rPrChange w:id="40" w:author="Vee Kennedy" w:date="2022-12-04T18:37:00Z">
            <w:rPr>
              <w:rFonts w:ascii="Times New Roman" w:eastAsia="Times New Roman" w:hAnsi="Times New Roman" w:cs="Times New Roman"/>
              <w:sz w:val="21"/>
              <w:szCs w:val="21"/>
            </w:rPr>
          </w:rPrChange>
        </w:rPr>
        <w:t xml:space="preserve"> </w:t>
      </w:r>
      <w:r w:rsidRPr="00C738FB">
        <w:rPr>
          <w:rFonts w:ascii="Times New Roman" w:eastAsia="Times New Roman" w:hAnsi="Times New Roman" w:cs="Times New Roman"/>
          <w:i/>
          <w:sz w:val="24"/>
          <w:szCs w:val="24"/>
          <w:rPrChange w:id="41" w:author="Vee Kennedy" w:date="2022-12-04T18:37:00Z">
            <w:rPr>
              <w:rFonts w:ascii="Times New Roman" w:eastAsia="Times New Roman" w:hAnsi="Times New Roman" w:cs="Times New Roman"/>
              <w:i/>
              <w:sz w:val="21"/>
              <w:szCs w:val="21"/>
            </w:rPr>
          </w:rPrChange>
        </w:rPr>
        <w:t xml:space="preserve">   </w:t>
      </w:r>
      <w:r w:rsidRPr="00C738FB">
        <w:rPr>
          <w:rFonts w:ascii="Times New Roman" w:eastAsia="Times New Roman" w:hAnsi="Times New Roman" w:cs="Times New Roman"/>
          <w:sz w:val="24"/>
          <w:szCs w:val="24"/>
          <w:rPrChange w:id="42" w:author="Vee Kennedy" w:date="2022-12-04T18:37:00Z">
            <w:rPr>
              <w:rFonts w:ascii="Times New Roman" w:eastAsia="Times New Roman" w:hAnsi="Times New Roman" w:cs="Times New Roman"/>
              <w:sz w:val="21"/>
              <w:szCs w:val="21"/>
            </w:rPr>
          </w:rPrChange>
        </w:rPr>
        <w:t xml:space="preserve">   </w:t>
      </w:r>
    </w:p>
    <w:p w14:paraId="00000004" w14:textId="2A5D1426" w:rsidR="00F24E24" w:rsidRPr="00C738FB" w:rsidDel="00C738FB" w:rsidRDefault="00000000">
      <w:pPr>
        <w:shd w:val="clear" w:color="auto" w:fill="FFFFFF"/>
        <w:spacing w:line="240" w:lineRule="auto"/>
        <w:ind w:firstLine="720"/>
        <w:rPr>
          <w:del w:id="43" w:author="Vee Kennedy" w:date="2022-12-04T18:43:00Z"/>
          <w:rFonts w:ascii="Times New Roman" w:eastAsia="Times New Roman" w:hAnsi="Times New Roman" w:cs="Times New Roman"/>
          <w:sz w:val="24"/>
          <w:szCs w:val="24"/>
          <w:rPrChange w:id="44" w:author="Vee Kennedy" w:date="2022-12-04T18:37:00Z">
            <w:rPr>
              <w:del w:id="45" w:author="Vee Kennedy" w:date="2022-12-04T18:43:00Z"/>
              <w:rFonts w:ascii="Times New Roman" w:eastAsia="Times New Roman" w:hAnsi="Times New Roman" w:cs="Times New Roman"/>
              <w:sz w:val="21"/>
              <w:szCs w:val="21"/>
            </w:rPr>
          </w:rPrChange>
        </w:rPr>
      </w:pPr>
      <w:r w:rsidRPr="00C738FB">
        <w:rPr>
          <w:rFonts w:ascii="Times New Roman" w:eastAsia="Times New Roman" w:hAnsi="Times New Roman" w:cs="Times New Roman"/>
          <w:sz w:val="24"/>
          <w:szCs w:val="24"/>
          <w:rPrChange w:id="46" w:author="Vee Kennedy" w:date="2022-12-04T18:37:00Z">
            <w:rPr>
              <w:rFonts w:ascii="Times New Roman" w:eastAsia="Times New Roman" w:hAnsi="Times New Roman" w:cs="Times New Roman"/>
              <w:sz w:val="21"/>
              <w:szCs w:val="21"/>
            </w:rPr>
          </w:rPrChange>
        </w:rPr>
        <w:t xml:space="preserve">In my </w:t>
      </w:r>
      <w:proofErr w:type="gramStart"/>
      <w:r w:rsidRPr="00C738FB">
        <w:rPr>
          <w:rFonts w:ascii="Times New Roman" w:eastAsia="Times New Roman" w:hAnsi="Times New Roman" w:cs="Times New Roman"/>
          <w:sz w:val="24"/>
          <w:szCs w:val="24"/>
          <w:rPrChange w:id="47" w:author="Vee Kennedy" w:date="2022-12-04T18:37:00Z">
            <w:rPr>
              <w:rFonts w:ascii="Times New Roman" w:eastAsia="Times New Roman" w:hAnsi="Times New Roman" w:cs="Times New Roman"/>
              <w:sz w:val="21"/>
              <w:szCs w:val="21"/>
            </w:rPr>
          </w:rPrChange>
        </w:rPr>
        <w:t>Master’s</w:t>
      </w:r>
      <w:proofErr w:type="gramEnd"/>
      <w:r w:rsidRPr="00C738FB">
        <w:rPr>
          <w:rFonts w:ascii="Times New Roman" w:eastAsia="Times New Roman" w:hAnsi="Times New Roman" w:cs="Times New Roman"/>
          <w:sz w:val="24"/>
          <w:szCs w:val="24"/>
          <w:rPrChange w:id="48" w:author="Vee Kennedy" w:date="2022-12-04T18:37:00Z">
            <w:rPr>
              <w:rFonts w:ascii="Times New Roman" w:eastAsia="Times New Roman" w:hAnsi="Times New Roman" w:cs="Times New Roman"/>
              <w:sz w:val="21"/>
              <w:szCs w:val="21"/>
            </w:rPr>
          </w:rPrChange>
        </w:rPr>
        <w:t xml:space="preserve"> Research Project, I examined the syllabi accommodation statements from First Year Writing courses at each of the public universities in Michigan in order to determine if the rhetorical work of the syllabi was consistent with best praxis as recommended by disability studies specialists within our field. While accommodation is always a tricky conversation, it can be especially so in writing courses where many disability resource center standard accommodations</w:t>
      </w:r>
      <w:ins w:id="49" w:author="Vee Kennedy" w:date="2022-12-04T18:40:00Z">
        <w:r w:rsidR="00C738FB">
          <w:rPr>
            <w:rFonts w:ascii="Times New Roman" w:eastAsia="Times New Roman" w:hAnsi="Times New Roman" w:cs="Times New Roman"/>
            <w:sz w:val="24"/>
            <w:szCs w:val="24"/>
          </w:rPr>
          <w:t xml:space="preserve"> are not applicable,</w:t>
        </w:r>
      </w:ins>
      <w:r w:rsidRPr="00C738FB">
        <w:rPr>
          <w:rFonts w:ascii="Times New Roman" w:eastAsia="Times New Roman" w:hAnsi="Times New Roman" w:cs="Times New Roman"/>
          <w:sz w:val="24"/>
          <w:szCs w:val="24"/>
          <w:rPrChange w:id="50" w:author="Vee Kennedy" w:date="2022-12-04T18:37:00Z">
            <w:rPr>
              <w:rFonts w:ascii="Times New Roman" w:eastAsia="Times New Roman" w:hAnsi="Times New Roman" w:cs="Times New Roman"/>
              <w:sz w:val="21"/>
              <w:szCs w:val="21"/>
            </w:rPr>
          </w:rPrChange>
        </w:rPr>
        <w:t xml:space="preserve"> </w:t>
      </w:r>
      <w:ins w:id="51" w:author="Vee Kennedy" w:date="2022-12-04T18:40:00Z">
        <w:r w:rsidR="00C738FB">
          <w:rPr>
            <w:rFonts w:ascii="Times New Roman" w:eastAsia="Times New Roman" w:hAnsi="Times New Roman" w:cs="Times New Roman"/>
            <w:sz w:val="24"/>
            <w:szCs w:val="24"/>
          </w:rPr>
          <w:t>such as extended time on exams</w:t>
        </w:r>
      </w:ins>
      <w:del w:id="52" w:author="Vee Kennedy" w:date="2022-12-04T18:40:00Z">
        <w:r w:rsidRPr="00C738FB" w:rsidDel="00C738FB">
          <w:rPr>
            <w:rFonts w:ascii="Times New Roman" w:eastAsia="Times New Roman" w:hAnsi="Times New Roman" w:cs="Times New Roman"/>
            <w:sz w:val="24"/>
            <w:szCs w:val="24"/>
            <w:rPrChange w:id="53" w:author="Vee Kennedy" w:date="2022-12-04T18:37:00Z">
              <w:rPr>
                <w:rFonts w:ascii="Times New Roman" w:eastAsia="Times New Roman" w:hAnsi="Times New Roman" w:cs="Times New Roman"/>
                <w:sz w:val="21"/>
                <w:szCs w:val="21"/>
              </w:rPr>
            </w:rPrChange>
          </w:rPr>
          <w:delText>do not apply</w:delText>
        </w:r>
      </w:del>
      <w:r w:rsidRPr="00C738FB">
        <w:rPr>
          <w:rFonts w:ascii="Times New Roman" w:eastAsia="Times New Roman" w:hAnsi="Times New Roman" w:cs="Times New Roman"/>
          <w:sz w:val="24"/>
          <w:szCs w:val="24"/>
          <w:rPrChange w:id="54" w:author="Vee Kennedy" w:date="2022-12-04T18:37:00Z">
            <w:rPr>
              <w:rFonts w:ascii="Times New Roman" w:eastAsia="Times New Roman" w:hAnsi="Times New Roman" w:cs="Times New Roman"/>
              <w:sz w:val="21"/>
              <w:szCs w:val="21"/>
            </w:rPr>
          </w:rPrChange>
        </w:rPr>
        <w:t xml:space="preserve">. What I uncovered was a perplexing amalgam for both young disabled students and their instructors, one where writing program instructions for those seeking accommodation often differed from or directly conflicted with institutional language, with further variation from classroom to classroom, and even within the same course. Finally, I observed there was little to no preparation for either college instructors or students in how to conduct these dynamic conversations. In future research, I hope to fill this gap by conducting qualitative investigation that relies on the self-reported experiences of disabled undergraduates and their instructors as well as machine reading conducted </w:t>
      </w:r>
      <w:del w:id="55" w:author="Vee Kennedy" w:date="2022-12-04T18:42:00Z">
        <w:r w:rsidRPr="00C738FB" w:rsidDel="00C738FB">
          <w:rPr>
            <w:rFonts w:ascii="Times New Roman" w:eastAsia="Times New Roman" w:hAnsi="Times New Roman" w:cs="Times New Roman"/>
            <w:sz w:val="24"/>
            <w:szCs w:val="24"/>
            <w:rPrChange w:id="56" w:author="Vee Kennedy" w:date="2022-12-04T18:37:00Z">
              <w:rPr>
                <w:rFonts w:ascii="Times New Roman" w:eastAsia="Times New Roman" w:hAnsi="Times New Roman" w:cs="Times New Roman"/>
                <w:sz w:val="21"/>
                <w:szCs w:val="21"/>
              </w:rPr>
            </w:rPrChange>
          </w:rPr>
          <w:delText xml:space="preserve">by </w:delText>
        </w:r>
      </w:del>
      <w:ins w:id="57" w:author="Vee Kennedy" w:date="2022-12-04T18:42:00Z">
        <w:r w:rsidR="00C738FB">
          <w:rPr>
            <w:rFonts w:ascii="Times New Roman" w:eastAsia="Times New Roman" w:hAnsi="Times New Roman" w:cs="Times New Roman"/>
            <w:sz w:val="24"/>
            <w:szCs w:val="24"/>
          </w:rPr>
          <w:t xml:space="preserve">through </w:t>
        </w:r>
      </w:ins>
      <w:r w:rsidRPr="00C738FB">
        <w:rPr>
          <w:rFonts w:ascii="Times New Roman" w:eastAsia="Times New Roman" w:hAnsi="Times New Roman" w:cs="Times New Roman"/>
          <w:sz w:val="24"/>
          <w:szCs w:val="24"/>
          <w:rPrChange w:id="58" w:author="Vee Kennedy" w:date="2022-12-04T18:37:00Z">
            <w:rPr>
              <w:rFonts w:ascii="Times New Roman" w:eastAsia="Times New Roman" w:hAnsi="Times New Roman" w:cs="Times New Roman"/>
              <w:sz w:val="21"/>
              <w:szCs w:val="21"/>
            </w:rPr>
          </w:rPrChange>
        </w:rPr>
        <w:t xml:space="preserve">software for the digital humanities to build a paradigm for conversations of access in the writing classroom. This research will both broaden opportunities for all parties to think of accessibility as a fluid conversation, not just of parameters and checkboxes, while still establishing a protocol useful to students, </w:t>
      </w:r>
      <w:proofErr w:type="gramStart"/>
      <w:r w:rsidRPr="00C738FB">
        <w:rPr>
          <w:rFonts w:ascii="Times New Roman" w:eastAsia="Times New Roman" w:hAnsi="Times New Roman" w:cs="Times New Roman"/>
          <w:sz w:val="24"/>
          <w:szCs w:val="24"/>
          <w:rPrChange w:id="59" w:author="Vee Kennedy" w:date="2022-12-04T18:37:00Z">
            <w:rPr>
              <w:rFonts w:ascii="Times New Roman" w:eastAsia="Times New Roman" w:hAnsi="Times New Roman" w:cs="Times New Roman"/>
              <w:sz w:val="21"/>
              <w:szCs w:val="21"/>
            </w:rPr>
          </w:rPrChange>
        </w:rPr>
        <w:t>instructors</w:t>
      </w:r>
      <w:proofErr w:type="gramEnd"/>
      <w:r w:rsidRPr="00C738FB">
        <w:rPr>
          <w:rFonts w:ascii="Times New Roman" w:eastAsia="Times New Roman" w:hAnsi="Times New Roman" w:cs="Times New Roman"/>
          <w:sz w:val="24"/>
          <w:szCs w:val="24"/>
          <w:rPrChange w:id="60" w:author="Vee Kennedy" w:date="2022-12-04T18:37:00Z">
            <w:rPr>
              <w:rFonts w:ascii="Times New Roman" w:eastAsia="Times New Roman" w:hAnsi="Times New Roman" w:cs="Times New Roman"/>
              <w:sz w:val="21"/>
              <w:szCs w:val="21"/>
            </w:rPr>
          </w:rPrChange>
        </w:rPr>
        <w:t xml:space="preserve"> and campus disability accommodation liaisons.</w:t>
      </w:r>
      <w:ins w:id="61" w:author="Vee Kennedy" w:date="2022-12-04T18:43:00Z">
        <w:r w:rsidR="00C738FB">
          <w:rPr>
            <w:rFonts w:ascii="Times New Roman" w:eastAsia="Times New Roman" w:hAnsi="Times New Roman" w:cs="Times New Roman"/>
            <w:sz w:val="24"/>
            <w:szCs w:val="24"/>
          </w:rPr>
          <w:t xml:space="preserve"> </w:t>
        </w:r>
      </w:ins>
      <w:del w:id="62" w:author="Vee Kennedy" w:date="2022-12-04T18:43:00Z">
        <w:r w:rsidRPr="00C738FB" w:rsidDel="00C738FB">
          <w:rPr>
            <w:rFonts w:ascii="Times New Roman" w:eastAsia="Times New Roman" w:hAnsi="Times New Roman" w:cs="Times New Roman"/>
            <w:sz w:val="24"/>
            <w:szCs w:val="24"/>
            <w:rPrChange w:id="63" w:author="Vee Kennedy" w:date="2022-12-04T18:37:00Z">
              <w:rPr>
                <w:rFonts w:ascii="Times New Roman" w:eastAsia="Times New Roman" w:hAnsi="Times New Roman" w:cs="Times New Roman"/>
                <w:sz w:val="21"/>
                <w:szCs w:val="21"/>
              </w:rPr>
            </w:rPrChange>
          </w:rPr>
          <w:delText xml:space="preserve"> </w:delText>
        </w:r>
      </w:del>
    </w:p>
    <w:p w14:paraId="01635F21" w14:textId="49D6364E" w:rsidR="00E451F6" w:rsidRPr="00C738FB" w:rsidRDefault="00000000" w:rsidP="00C738FB">
      <w:pPr>
        <w:shd w:val="clear" w:color="auto" w:fill="FFFFFF"/>
        <w:spacing w:line="240" w:lineRule="auto"/>
        <w:ind w:firstLine="720"/>
        <w:rPr>
          <w:ins w:id="64" w:author="Mel Stanfill" w:date="2022-11-23T13:38:00Z"/>
          <w:rFonts w:ascii="Times New Roman" w:eastAsia="Times New Roman" w:hAnsi="Times New Roman" w:cs="Times New Roman"/>
          <w:sz w:val="24"/>
          <w:szCs w:val="24"/>
        </w:rPr>
      </w:pPr>
      <w:r w:rsidRPr="00C738FB">
        <w:rPr>
          <w:rFonts w:ascii="Times New Roman" w:eastAsia="Times New Roman" w:hAnsi="Times New Roman" w:cs="Times New Roman"/>
          <w:sz w:val="24"/>
          <w:szCs w:val="24"/>
          <w:rPrChange w:id="65" w:author="Vee Kennedy" w:date="2022-12-04T18:37:00Z">
            <w:rPr>
              <w:rFonts w:ascii="Times New Roman" w:eastAsia="Times New Roman" w:hAnsi="Times New Roman" w:cs="Times New Roman"/>
              <w:sz w:val="21"/>
              <w:szCs w:val="21"/>
            </w:rPr>
          </w:rPrChange>
        </w:rPr>
        <w:t xml:space="preserve">In terms of future research, I am particularly interested in increasing the level of coding literacy that is scaffolded into First-Year Composition courses that include </w:t>
      </w:r>
      <w:proofErr w:type="spellStart"/>
      <w:r w:rsidRPr="00C738FB">
        <w:rPr>
          <w:rFonts w:ascii="Times New Roman" w:eastAsia="Times New Roman" w:hAnsi="Times New Roman" w:cs="Times New Roman"/>
          <w:sz w:val="24"/>
          <w:szCs w:val="24"/>
          <w:rPrChange w:id="66" w:author="Vee Kennedy" w:date="2022-12-04T18:37:00Z">
            <w:rPr>
              <w:rFonts w:ascii="Times New Roman" w:eastAsia="Times New Roman" w:hAnsi="Times New Roman" w:cs="Times New Roman"/>
              <w:sz w:val="21"/>
              <w:szCs w:val="21"/>
            </w:rPr>
          </w:rPrChange>
        </w:rPr>
        <w:t>ePortfolios</w:t>
      </w:r>
      <w:proofErr w:type="spellEnd"/>
      <w:r w:rsidRPr="00C738FB">
        <w:rPr>
          <w:rFonts w:ascii="Times New Roman" w:eastAsia="Times New Roman" w:hAnsi="Times New Roman" w:cs="Times New Roman"/>
          <w:sz w:val="24"/>
          <w:szCs w:val="24"/>
          <w:rPrChange w:id="67" w:author="Vee Kennedy" w:date="2022-12-04T18:37:00Z">
            <w:rPr>
              <w:rFonts w:ascii="Times New Roman" w:eastAsia="Times New Roman" w:hAnsi="Times New Roman" w:cs="Times New Roman"/>
              <w:sz w:val="21"/>
              <w:szCs w:val="21"/>
            </w:rPr>
          </w:rPrChange>
        </w:rPr>
        <w:t xml:space="preserve"> as summative assessments, such as ours here at UCF. While some work has been done to prepare students for the practice of reframing </w:t>
      </w:r>
      <w:ins w:id="68" w:author="Vee Kennedy" w:date="2022-12-04T18:39:00Z">
        <w:r w:rsidR="00C738FB">
          <w:rPr>
            <w:rFonts w:ascii="Times New Roman" w:eastAsia="Times New Roman" w:hAnsi="Times New Roman" w:cs="Times New Roman"/>
            <w:sz w:val="24"/>
            <w:szCs w:val="24"/>
          </w:rPr>
          <w:t xml:space="preserve">a </w:t>
        </w:r>
      </w:ins>
      <w:del w:id="69" w:author="Vee Kennedy" w:date="2022-12-04T18:39:00Z">
        <w:r w:rsidRPr="00C738FB" w:rsidDel="00C738FB">
          <w:rPr>
            <w:rFonts w:ascii="Times New Roman" w:eastAsia="Times New Roman" w:hAnsi="Times New Roman" w:cs="Times New Roman"/>
            <w:sz w:val="24"/>
            <w:szCs w:val="24"/>
            <w:rPrChange w:id="70" w:author="Vee Kennedy" w:date="2022-12-04T18:37:00Z">
              <w:rPr>
                <w:rFonts w:ascii="Times New Roman" w:eastAsia="Times New Roman" w:hAnsi="Times New Roman" w:cs="Times New Roman"/>
                <w:sz w:val="21"/>
                <w:szCs w:val="21"/>
              </w:rPr>
            </w:rPrChange>
          </w:rPr>
          <w:delText xml:space="preserve">an IMRAD </w:delText>
        </w:r>
      </w:del>
      <w:r w:rsidRPr="00C738FB">
        <w:rPr>
          <w:rFonts w:ascii="Times New Roman" w:eastAsia="Times New Roman" w:hAnsi="Times New Roman" w:cs="Times New Roman"/>
          <w:sz w:val="24"/>
          <w:szCs w:val="24"/>
          <w:rPrChange w:id="71" w:author="Vee Kennedy" w:date="2022-12-04T18:37:00Z">
            <w:rPr>
              <w:rFonts w:ascii="Times New Roman" w:eastAsia="Times New Roman" w:hAnsi="Times New Roman" w:cs="Times New Roman"/>
              <w:sz w:val="21"/>
              <w:szCs w:val="21"/>
            </w:rPr>
          </w:rPrChange>
        </w:rPr>
        <w:t>research paper and other forms of writing into web content writing, often little emphasis is put into the ‘</w:t>
      </w:r>
      <w:r w:rsidRPr="00C738FB">
        <w:rPr>
          <w:rFonts w:ascii="Times New Roman" w:eastAsia="Times New Roman" w:hAnsi="Times New Roman" w:cs="Times New Roman"/>
          <w:i/>
          <w:sz w:val="24"/>
          <w:szCs w:val="24"/>
          <w:rPrChange w:id="72" w:author="Vee Kennedy" w:date="2022-12-04T18:37:00Z">
            <w:rPr>
              <w:rFonts w:ascii="Times New Roman" w:eastAsia="Times New Roman" w:hAnsi="Times New Roman" w:cs="Times New Roman"/>
              <w:i/>
              <w:sz w:val="21"/>
              <w:szCs w:val="21"/>
            </w:rPr>
          </w:rPrChange>
        </w:rPr>
        <w:t>e</w:t>
      </w:r>
      <w:r w:rsidRPr="00C738FB">
        <w:rPr>
          <w:rFonts w:ascii="Times New Roman" w:eastAsia="Times New Roman" w:hAnsi="Times New Roman" w:cs="Times New Roman"/>
          <w:sz w:val="24"/>
          <w:szCs w:val="24"/>
          <w:rPrChange w:id="73" w:author="Vee Kennedy" w:date="2022-12-04T18:37:00Z">
            <w:rPr>
              <w:rFonts w:ascii="Times New Roman" w:eastAsia="Times New Roman" w:hAnsi="Times New Roman" w:cs="Times New Roman"/>
              <w:sz w:val="21"/>
              <w:szCs w:val="21"/>
            </w:rPr>
          </w:rPrChange>
        </w:rPr>
        <w:t xml:space="preserve">’ part of the </w:t>
      </w:r>
      <w:proofErr w:type="spellStart"/>
      <w:r w:rsidRPr="00C738FB">
        <w:rPr>
          <w:rFonts w:ascii="Times New Roman" w:eastAsia="Times New Roman" w:hAnsi="Times New Roman" w:cs="Times New Roman"/>
          <w:sz w:val="24"/>
          <w:szCs w:val="24"/>
          <w:rPrChange w:id="74" w:author="Vee Kennedy" w:date="2022-12-04T18:37:00Z">
            <w:rPr>
              <w:rFonts w:ascii="Times New Roman" w:eastAsia="Times New Roman" w:hAnsi="Times New Roman" w:cs="Times New Roman"/>
              <w:sz w:val="21"/>
              <w:szCs w:val="21"/>
            </w:rPr>
          </w:rPrChange>
        </w:rPr>
        <w:t>ePortfolio</w:t>
      </w:r>
      <w:proofErr w:type="spellEnd"/>
      <w:r w:rsidRPr="00C738FB">
        <w:rPr>
          <w:rFonts w:ascii="Times New Roman" w:eastAsia="Times New Roman" w:hAnsi="Times New Roman" w:cs="Times New Roman"/>
          <w:sz w:val="24"/>
          <w:szCs w:val="24"/>
          <w:rPrChange w:id="75" w:author="Vee Kennedy" w:date="2022-12-04T18:37:00Z">
            <w:rPr>
              <w:rFonts w:ascii="Times New Roman" w:eastAsia="Times New Roman" w:hAnsi="Times New Roman" w:cs="Times New Roman"/>
              <w:sz w:val="21"/>
              <w:szCs w:val="21"/>
            </w:rPr>
          </w:rPrChange>
        </w:rPr>
        <w:t>, resulting in minimal engagement with digital platforms</w:t>
      </w:r>
      <w:del w:id="76" w:author="Vee Kennedy" w:date="2022-12-04T18:43:00Z">
        <w:r w:rsidRPr="00C738FB" w:rsidDel="00C738FB">
          <w:rPr>
            <w:rFonts w:ascii="Times New Roman" w:eastAsia="Times New Roman" w:hAnsi="Times New Roman" w:cs="Times New Roman"/>
            <w:sz w:val="24"/>
            <w:szCs w:val="24"/>
            <w:rPrChange w:id="77" w:author="Vee Kennedy" w:date="2022-12-04T18:37:00Z">
              <w:rPr>
                <w:rFonts w:ascii="Times New Roman" w:eastAsia="Times New Roman" w:hAnsi="Times New Roman" w:cs="Times New Roman"/>
                <w:sz w:val="21"/>
                <w:szCs w:val="21"/>
              </w:rPr>
            </w:rPrChange>
          </w:rPr>
          <w:delText>. I am also interested in increasing faculty engagement with digital tools to help grow the programs in the Department of Rhetoric and Writing</w:delText>
        </w:r>
        <w:commentRangeStart w:id="78"/>
        <w:r w:rsidRPr="00C738FB" w:rsidDel="00C738FB">
          <w:rPr>
            <w:rFonts w:ascii="Times New Roman" w:eastAsia="Times New Roman" w:hAnsi="Times New Roman" w:cs="Times New Roman"/>
            <w:sz w:val="24"/>
            <w:szCs w:val="24"/>
            <w:rPrChange w:id="79" w:author="Vee Kennedy" w:date="2022-12-04T18:37:00Z">
              <w:rPr>
                <w:rFonts w:ascii="Times New Roman" w:eastAsia="Times New Roman" w:hAnsi="Times New Roman" w:cs="Times New Roman"/>
                <w:sz w:val="21"/>
                <w:szCs w:val="21"/>
              </w:rPr>
            </w:rPrChange>
          </w:rPr>
          <w:delText>.</w:delText>
        </w:r>
        <w:commentRangeEnd w:id="78"/>
        <w:r w:rsidR="00E451F6" w:rsidRPr="00C738FB" w:rsidDel="00C738FB">
          <w:rPr>
            <w:rStyle w:val="CommentReference"/>
            <w:sz w:val="24"/>
            <w:szCs w:val="24"/>
            <w:rPrChange w:id="80" w:author="Vee Kennedy" w:date="2022-12-04T18:37:00Z">
              <w:rPr>
                <w:rStyle w:val="CommentReference"/>
              </w:rPr>
            </w:rPrChange>
          </w:rPr>
          <w:commentReference w:id="78"/>
        </w:r>
        <w:r w:rsidRPr="00C738FB" w:rsidDel="00C738FB">
          <w:rPr>
            <w:rFonts w:ascii="Times New Roman" w:eastAsia="Times New Roman" w:hAnsi="Times New Roman" w:cs="Times New Roman"/>
            <w:sz w:val="24"/>
            <w:szCs w:val="24"/>
            <w:rPrChange w:id="81" w:author="Vee Kennedy" w:date="2022-12-04T18:37:00Z">
              <w:rPr>
                <w:rFonts w:ascii="Times New Roman" w:eastAsia="Times New Roman" w:hAnsi="Times New Roman" w:cs="Times New Roman"/>
                <w:sz w:val="21"/>
                <w:szCs w:val="21"/>
              </w:rPr>
            </w:rPrChange>
          </w:rPr>
          <w:delText xml:space="preserve">        </w:delText>
        </w:r>
      </w:del>
      <w:ins w:id="82" w:author="Vee Kennedy" w:date="2022-12-04T18:43:00Z">
        <w:r w:rsidR="00C738FB">
          <w:rPr>
            <w:rFonts w:ascii="Times New Roman" w:eastAsia="Times New Roman" w:hAnsi="Times New Roman" w:cs="Times New Roman"/>
            <w:sz w:val="24"/>
            <w:szCs w:val="24"/>
          </w:rPr>
          <w:t>.</w:t>
        </w:r>
      </w:ins>
    </w:p>
    <w:p w14:paraId="00000005" w14:textId="137818FD" w:rsidR="00F24E24" w:rsidRPr="00C738FB" w:rsidRDefault="00000000">
      <w:pPr>
        <w:shd w:val="clear" w:color="auto" w:fill="FFFFFF"/>
        <w:spacing w:line="240" w:lineRule="auto"/>
        <w:ind w:firstLine="720"/>
        <w:rPr>
          <w:rFonts w:ascii="Times New Roman" w:eastAsia="Times New Roman" w:hAnsi="Times New Roman" w:cs="Times New Roman"/>
          <w:sz w:val="24"/>
          <w:szCs w:val="24"/>
          <w:rPrChange w:id="83" w:author="Vee Kennedy" w:date="2022-12-04T18:37:00Z">
            <w:rPr>
              <w:rFonts w:ascii="Times New Roman" w:eastAsia="Times New Roman" w:hAnsi="Times New Roman" w:cs="Times New Roman"/>
              <w:sz w:val="21"/>
              <w:szCs w:val="21"/>
            </w:rPr>
          </w:rPrChange>
        </w:rPr>
      </w:pPr>
      <w:r w:rsidRPr="00C738FB">
        <w:rPr>
          <w:rFonts w:ascii="Times New Roman" w:eastAsia="Times New Roman" w:hAnsi="Times New Roman" w:cs="Times New Roman"/>
          <w:sz w:val="24"/>
          <w:szCs w:val="24"/>
          <w:rPrChange w:id="84" w:author="Vee Kennedy" w:date="2022-12-04T18:37:00Z">
            <w:rPr>
              <w:rFonts w:ascii="Times New Roman" w:eastAsia="Times New Roman" w:hAnsi="Times New Roman" w:cs="Times New Roman"/>
              <w:sz w:val="21"/>
              <w:szCs w:val="21"/>
            </w:rPr>
          </w:rPrChange>
        </w:rPr>
        <w:lastRenderedPageBreak/>
        <w:t xml:space="preserve">In terms of core faculty within the Texts &amp; Technology Program, I am particularly interested in working with Martha </w:t>
      </w:r>
      <w:proofErr w:type="spellStart"/>
      <w:r w:rsidRPr="00C738FB">
        <w:rPr>
          <w:rFonts w:ascii="Times New Roman" w:eastAsia="Times New Roman" w:hAnsi="Times New Roman" w:cs="Times New Roman"/>
          <w:sz w:val="24"/>
          <w:szCs w:val="24"/>
          <w:rPrChange w:id="85" w:author="Vee Kennedy" w:date="2022-12-04T18:37:00Z">
            <w:rPr>
              <w:rFonts w:ascii="Times New Roman" w:eastAsia="Times New Roman" w:hAnsi="Times New Roman" w:cs="Times New Roman"/>
              <w:sz w:val="21"/>
              <w:szCs w:val="21"/>
            </w:rPr>
          </w:rPrChange>
        </w:rPr>
        <w:t>Brenkle</w:t>
      </w:r>
      <w:proofErr w:type="spellEnd"/>
      <w:r w:rsidRPr="00C738FB">
        <w:rPr>
          <w:rFonts w:ascii="Times New Roman" w:eastAsia="Times New Roman" w:hAnsi="Times New Roman" w:cs="Times New Roman"/>
          <w:sz w:val="24"/>
          <w:szCs w:val="24"/>
          <w:rPrChange w:id="86" w:author="Vee Kennedy" w:date="2022-12-04T18:37:00Z">
            <w:rPr>
              <w:rFonts w:ascii="Times New Roman" w:eastAsia="Times New Roman" w:hAnsi="Times New Roman" w:cs="Times New Roman"/>
              <w:sz w:val="21"/>
              <w:szCs w:val="21"/>
            </w:rPr>
          </w:rPrChange>
        </w:rPr>
        <w:t xml:space="preserve"> for her work in First-Year Composition, Melody Bowdon for her work in gender and technology and faculty development, and Sonia Arellano, for her work in gendered and queer </w:t>
      </w:r>
      <w:proofErr w:type="spellStart"/>
      <w:r w:rsidRPr="00C738FB">
        <w:rPr>
          <w:rFonts w:ascii="Times New Roman" w:eastAsia="Times New Roman" w:hAnsi="Times New Roman" w:cs="Times New Roman"/>
          <w:sz w:val="24"/>
          <w:szCs w:val="24"/>
          <w:rPrChange w:id="87" w:author="Vee Kennedy" w:date="2022-12-04T18:37:00Z">
            <w:rPr>
              <w:rFonts w:ascii="Times New Roman" w:eastAsia="Times New Roman" w:hAnsi="Times New Roman" w:cs="Times New Roman"/>
              <w:sz w:val="21"/>
              <w:szCs w:val="21"/>
            </w:rPr>
          </w:rPrChange>
        </w:rPr>
        <w:t>rhetorics</w:t>
      </w:r>
      <w:proofErr w:type="spellEnd"/>
      <w:r w:rsidRPr="00C738FB">
        <w:rPr>
          <w:rFonts w:ascii="Times New Roman" w:eastAsia="Times New Roman" w:hAnsi="Times New Roman" w:cs="Times New Roman"/>
          <w:sz w:val="24"/>
          <w:szCs w:val="24"/>
          <w:rPrChange w:id="88" w:author="Vee Kennedy" w:date="2022-12-04T18:37:00Z">
            <w:rPr>
              <w:rFonts w:ascii="Times New Roman" w:eastAsia="Times New Roman" w:hAnsi="Times New Roman" w:cs="Times New Roman"/>
              <w:sz w:val="21"/>
              <w:szCs w:val="21"/>
            </w:rPr>
          </w:rPrChange>
        </w:rPr>
        <w:t xml:space="preserve">. I am also intrigued by the digital humanities research and game studies opportunities that I have been introduced to by Dr. Salter.  </w:t>
      </w:r>
    </w:p>
    <w:p w14:paraId="00000006" w14:textId="77777777" w:rsidR="00F24E24" w:rsidRPr="00C738FB" w:rsidRDefault="00000000">
      <w:pPr>
        <w:shd w:val="clear" w:color="auto" w:fill="FFFFFF"/>
        <w:spacing w:line="240" w:lineRule="auto"/>
        <w:ind w:firstLine="720"/>
        <w:rPr>
          <w:rFonts w:ascii="Times New Roman" w:eastAsia="Times New Roman" w:hAnsi="Times New Roman" w:cs="Times New Roman"/>
          <w:sz w:val="24"/>
          <w:szCs w:val="24"/>
          <w:rPrChange w:id="89" w:author="Vee Kennedy" w:date="2022-12-04T18:37:00Z">
            <w:rPr>
              <w:rFonts w:ascii="Times New Roman" w:eastAsia="Times New Roman" w:hAnsi="Times New Roman" w:cs="Times New Roman"/>
              <w:sz w:val="21"/>
              <w:szCs w:val="21"/>
            </w:rPr>
          </w:rPrChange>
        </w:rPr>
      </w:pPr>
      <w:r w:rsidRPr="00C738FB">
        <w:rPr>
          <w:rFonts w:ascii="Times New Roman" w:eastAsia="Times New Roman" w:hAnsi="Times New Roman" w:cs="Times New Roman"/>
          <w:sz w:val="24"/>
          <w:szCs w:val="24"/>
          <w:rPrChange w:id="90" w:author="Vee Kennedy" w:date="2022-12-04T18:37:00Z">
            <w:rPr>
              <w:rFonts w:ascii="Times New Roman" w:eastAsia="Times New Roman" w:hAnsi="Times New Roman" w:cs="Times New Roman"/>
              <w:sz w:val="21"/>
              <w:szCs w:val="21"/>
            </w:rPr>
          </w:rPrChange>
        </w:rPr>
        <w:t xml:space="preserve">Thank you for your time and consideration. </w:t>
      </w:r>
      <w:r w:rsidRPr="00C738FB">
        <w:rPr>
          <w:rFonts w:ascii="Times New Roman" w:eastAsia="Times New Roman" w:hAnsi="Times New Roman" w:cs="Times New Roman"/>
          <w:sz w:val="24"/>
          <w:szCs w:val="24"/>
          <w:rPrChange w:id="91" w:author="Vee Kennedy" w:date="2022-12-04T18:37:00Z">
            <w:rPr>
              <w:rFonts w:ascii="Times New Roman" w:eastAsia="Times New Roman" w:hAnsi="Times New Roman" w:cs="Times New Roman"/>
              <w:sz w:val="21"/>
              <w:szCs w:val="21"/>
            </w:rPr>
          </w:rPrChange>
        </w:rPr>
        <w:tab/>
      </w:r>
    </w:p>
    <w:p w14:paraId="00000007" w14:textId="77777777" w:rsidR="00F24E24" w:rsidRPr="00C738FB" w:rsidRDefault="00F24E24">
      <w:pPr>
        <w:shd w:val="clear" w:color="auto" w:fill="FFFFFF"/>
        <w:spacing w:line="240" w:lineRule="auto"/>
        <w:rPr>
          <w:rFonts w:ascii="Times New Roman" w:eastAsia="Times New Roman" w:hAnsi="Times New Roman" w:cs="Times New Roman"/>
          <w:sz w:val="24"/>
          <w:szCs w:val="24"/>
          <w:rPrChange w:id="92" w:author="Vee Kennedy" w:date="2022-12-04T18:37:00Z">
            <w:rPr>
              <w:rFonts w:ascii="Times New Roman" w:eastAsia="Times New Roman" w:hAnsi="Times New Roman" w:cs="Times New Roman"/>
              <w:sz w:val="21"/>
              <w:szCs w:val="21"/>
            </w:rPr>
          </w:rPrChange>
        </w:rPr>
      </w:pPr>
    </w:p>
    <w:sectPr w:rsidR="00F24E24" w:rsidRPr="00C738F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8" w:author="Mel Stanfill" w:date="2022-11-23T13:38:00Z" w:initials="MS">
    <w:p w14:paraId="18561E2E" w14:textId="30C30AC6" w:rsidR="00E451F6" w:rsidRDefault="00E451F6">
      <w:pPr>
        <w:pStyle w:val="CommentText"/>
        <w:rPr>
          <w:rFonts w:ascii="Times New Roman" w:eastAsia="Times New Roman" w:hAnsi="Times New Roman" w:cs="Times New Roman"/>
          <w:sz w:val="24"/>
          <w:szCs w:val="24"/>
        </w:rPr>
      </w:pPr>
      <w:r>
        <w:rPr>
          <w:rStyle w:val="CommentReference"/>
        </w:rPr>
        <w:annotationRef/>
      </w:r>
      <w:r>
        <w:t xml:space="preserve">So we’ve got six interests: </w:t>
      </w:r>
      <w:r w:rsidRPr="00217054">
        <w:rPr>
          <w:rFonts w:ascii="Times New Roman" w:eastAsia="Times New Roman" w:hAnsi="Times New Roman" w:cs="Times New Roman"/>
          <w:sz w:val="24"/>
          <w:szCs w:val="24"/>
        </w:rPr>
        <w:t>accessibility, technology, queer and trans rhetorics, neurodivergence, fandom, and developing online writing classrooms</w:t>
      </w:r>
    </w:p>
    <w:p w14:paraId="355AF6A2" w14:textId="77777777" w:rsidR="00E451F6" w:rsidRDefault="00E451F6">
      <w:pPr>
        <w:pStyle w:val="CommentText"/>
        <w:rPr>
          <w:rFonts w:ascii="Times New Roman" w:eastAsia="Times New Roman" w:hAnsi="Times New Roman" w:cs="Times New Roman"/>
          <w:sz w:val="24"/>
          <w:szCs w:val="24"/>
        </w:rPr>
      </w:pPr>
    </w:p>
    <w:p w14:paraId="330081E3" w14:textId="77777777" w:rsidR="005B74FB" w:rsidRDefault="00E451F6">
      <w:pPr>
        <w:pStyle w:val="CommentTex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then four different projects that are scattered throughout: </w:t>
      </w:r>
    </w:p>
    <w:p w14:paraId="19FA2D48" w14:textId="38B76760" w:rsidR="00E451F6" w:rsidRPr="005B74FB" w:rsidRDefault="00E451F6" w:rsidP="005B74FB">
      <w:pPr>
        <w:pStyle w:val="CommentText"/>
        <w:numPr>
          <w:ilvl w:val="0"/>
          <w:numId w:val="1"/>
        </w:numPr>
        <w:rPr>
          <w:rFonts w:ascii="Times New Roman" w:eastAsia="Times New Roman" w:hAnsi="Times New Roman" w:cs="Times New Roman"/>
          <w:sz w:val="24"/>
          <w:szCs w:val="24"/>
        </w:rPr>
      </w:pPr>
      <w:r w:rsidRPr="00217054">
        <w:rPr>
          <w:rFonts w:ascii="Times New Roman" w:eastAsia="Times New Roman" w:hAnsi="Times New Roman" w:cs="Times New Roman"/>
          <w:sz w:val="24"/>
          <w:szCs w:val="24"/>
        </w:rPr>
        <w:t>reexamining the tools we use within First-Year Writing to scaffold our work and how we can best create an online or mixed-modality writing classroom that is not only more accessible for students in terms of disability access, but also, in terms of relevant writing and technology practices</w:t>
      </w:r>
    </w:p>
    <w:p w14:paraId="38E17F1B" w14:textId="5C3E0C4D" w:rsidR="00E451F6" w:rsidRPr="005B74FB" w:rsidRDefault="00E451F6" w:rsidP="005B74FB">
      <w:pPr>
        <w:pStyle w:val="CommentText"/>
        <w:numPr>
          <w:ilvl w:val="0"/>
          <w:numId w:val="1"/>
        </w:numPr>
        <w:rPr>
          <w:rFonts w:ascii="Times New Roman" w:eastAsia="Times New Roman" w:hAnsi="Times New Roman" w:cs="Times New Roman"/>
          <w:sz w:val="24"/>
          <w:szCs w:val="24"/>
        </w:rPr>
      </w:pPr>
      <w:r w:rsidRPr="00217054">
        <w:rPr>
          <w:rFonts w:ascii="Times New Roman" w:eastAsia="Times New Roman" w:hAnsi="Times New Roman" w:cs="Times New Roman"/>
          <w:sz w:val="24"/>
          <w:szCs w:val="24"/>
        </w:rPr>
        <w:t xml:space="preserve">In future research, I hope to fill this gap by conducting qualitative investigation that relies on the self-reported experiences of disabled undergraduates and their instructors as well as machine reading conducted by software for the digital humanities </w:t>
      </w:r>
      <w:r>
        <w:rPr>
          <w:rStyle w:val="CommentReference"/>
        </w:rPr>
        <w:annotationRef/>
      </w:r>
      <w:r w:rsidRPr="00217054">
        <w:rPr>
          <w:rFonts w:ascii="Times New Roman" w:eastAsia="Times New Roman" w:hAnsi="Times New Roman" w:cs="Times New Roman"/>
          <w:sz w:val="24"/>
          <w:szCs w:val="24"/>
        </w:rPr>
        <w:t>to build a paradigm for conversations of access in the writing classroom.</w:t>
      </w:r>
    </w:p>
    <w:p w14:paraId="26798B45" w14:textId="2F698D87" w:rsidR="00E451F6" w:rsidRPr="005B74FB" w:rsidRDefault="00E451F6" w:rsidP="005B74FB">
      <w:pPr>
        <w:pStyle w:val="CommentText"/>
        <w:numPr>
          <w:ilvl w:val="0"/>
          <w:numId w:val="1"/>
        </w:numPr>
        <w:rPr>
          <w:rFonts w:ascii="Times New Roman" w:eastAsia="Times New Roman" w:hAnsi="Times New Roman" w:cs="Times New Roman"/>
          <w:sz w:val="24"/>
          <w:szCs w:val="24"/>
        </w:rPr>
      </w:pPr>
      <w:r w:rsidRPr="00217054">
        <w:rPr>
          <w:rFonts w:ascii="Times New Roman" w:eastAsia="Times New Roman" w:hAnsi="Times New Roman" w:cs="Times New Roman"/>
          <w:sz w:val="24"/>
          <w:szCs w:val="24"/>
        </w:rPr>
        <w:t>I am particularly interested in increasing the level of coding literacy that is scaffolded into First-Year Composition courses that include ePortfolios as summative assessments</w:t>
      </w:r>
    </w:p>
    <w:p w14:paraId="30C85903" w14:textId="5CA16D96" w:rsidR="00E451F6" w:rsidRDefault="00E451F6" w:rsidP="005B74FB">
      <w:pPr>
        <w:pStyle w:val="CommentText"/>
        <w:numPr>
          <w:ilvl w:val="0"/>
          <w:numId w:val="1"/>
        </w:numPr>
        <w:rPr>
          <w:rFonts w:ascii="Times New Roman" w:eastAsia="Times New Roman" w:hAnsi="Times New Roman" w:cs="Times New Roman"/>
          <w:sz w:val="24"/>
          <w:szCs w:val="24"/>
        </w:rPr>
      </w:pPr>
      <w:r w:rsidRPr="00217054">
        <w:rPr>
          <w:rFonts w:ascii="Times New Roman" w:eastAsia="Times New Roman" w:hAnsi="Times New Roman" w:cs="Times New Roman"/>
          <w:sz w:val="24"/>
          <w:szCs w:val="24"/>
        </w:rPr>
        <w:t>I am also interested in increasing faculty engagement with digital tools</w:t>
      </w:r>
    </w:p>
    <w:p w14:paraId="37F5ED1B" w14:textId="36E3757D" w:rsidR="00E451F6" w:rsidRDefault="00E451F6">
      <w:pPr>
        <w:pStyle w:val="CommentText"/>
        <w:rPr>
          <w:rFonts w:ascii="Times New Roman" w:eastAsia="Times New Roman" w:hAnsi="Times New Roman" w:cs="Times New Roman"/>
          <w:sz w:val="24"/>
          <w:szCs w:val="24"/>
        </w:rPr>
      </w:pPr>
    </w:p>
    <w:p w14:paraId="4F1F0D55" w14:textId="2CDE6908" w:rsidR="00E451F6" w:rsidRDefault="00E451F6">
      <w:pPr>
        <w:pStyle w:val="CommentText"/>
        <w:rPr>
          <w:rFonts w:ascii="Times New Roman" w:eastAsia="Times New Roman" w:hAnsi="Times New Roman" w:cs="Times New Roman"/>
          <w:sz w:val="24"/>
          <w:szCs w:val="24"/>
        </w:rPr>
      </w:pPr>
      <w:r>
        <w:rPr>
          <w:rFonts w:ascii="Times New Roman" w:eastAsia="Times New Roman" w:hAnsi="Times New Roman" w:cs="Times New Roman"/>
          <w:sz w:val="24"/>
          <w:szCs w:val="24"/>
        </w:rPr>
        <w:t>My recommendation is to collect these different research ideas in one paragraph, and then focus in on just a couple.</w:t>
      </w:r>
      <w:r w:rsidR="005B74FB">
        <w:rPr>
          <w:rFonts w:ascii="Times New Roman" w:eastAsia="Times New Roman" w:hAnsi="Times New Roman" w:cs="Times New Roman"/>
          <w:sz w:val="24"/>
          <w:szCs w:val="24"/>
        </w:rPr>
        <w:t xml:space="preserve"> The goal is to seem like you have some defined interests (doesn’t have to be a defined project).</w:t>
      </w:r>
      <w:r>
        <w:rPr>
          <w:rFonts w:ascii="Times New Roman" w:eastAsia="Times New Roman" w:hAnsi="Times New Roman" w:cs="Times New Roman"/>
          <w:sz w:val="24"/>
          <w:szCs w:val="24"/>
        </w:rPr>
        <w:t xml:space="preserve"> </w:t>
      </w:r>
    </w:p>
    <w:p w14:paraId="25230846" w14:textId="77777777" w:rsidR="00E451F6" w:rsidRDefault="00E451F6">
      <w:pPr>
        <w:pStyle w:val="CommentText"/>
        <w:rPr>
          <w:rFonts w:ascii="Times New Roman" w:eastAsia="Times New Roman" w:hAnsi="Times New Roman" w:cs="Times New Roman"/>
          <w:sz w:val="24"/>
          <w:szCs w:val="24"/>
        </w:rPr>
      </w:pPr>
    </w:p>
    <w:p w14:paraId="1EC5FFE8" w14:textId="07BA87D8" w:rsidR="00E451F6" w:rsidRDefault="00E451F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C5FF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8A0CF" w16cex:dateUtc="2022-11-23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C5FFE8" w16cid:durableId="2728A0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6252D"/>
    <w:multiLevelType w:val="hybridMultilevel"/>
    <w:tmpl w:val="D0B8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8242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ee Kennedy">
    <w15:presenceInfo w15:providerId="AD" w15:userId="S::ke529190@ucf.edu::bffa688d-3695-46aa-8f75-dfef673937a9"/>
  </w15:person>
  <w15:person w15:author="Mel Stanfill">
    <w15:presenceInfo w15:providerId="Windows Live" w15:userId="589604d92412ee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E24"/>
    <w:rsid w:val="00323A80"/>
    <w:rsid w:val="005B74FB"/>
    <w:rsid w:val="00C738FB"/>
    <w:rsid w:val="00CE1B51"/>
    <w:rsid w:val="00E451F6"/>
    <w:rsid w:val="00F24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57B68"/>
  <w15:docId w15:val="{DC0A846B-3A20-4ECC-8AF2-30E8BB90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323A80"/>
    <w:pPr>
      <w:spacing w:line="240" w:lineRule="auto"/>
    </w:pPr>
  </w:style>
  <w:style w:type="character" w:styleId="CommentReference">
    <w:name w:val="annotation reference"/>
    <w:basedOn w:val="DefaultParagraphFont"/>
    <w:uiPriority w:val="99"/>
    <w:semiHidden/>
    <w:unhideWhenUsed/>
    <w:rsid w:val="00323A80"/>
    <w:rPr>
      <w:sz w:val="16"/>
      <w:szCs w:val="16"/>
    </w:rPr>
  </w:style>
  <w:style w:type="paragraph" w:styleId="CommentText">
    <w:name w:val="annotation text"/>
    <w:basedOn w:val="Normal"/>
    <w:link w:val="CommentTextChar"/>
    <w:uiPriority w:val="99"/>
    <w:semiHidden/>
    <w:unhideWhenUsed/>
    <w:rsid w:val="00323A80"/>
    <w:pPr>
      <w:spacing w:line="240" w:lineRule="auto"/>
    </w:pPr>
    <w:rPr>
      <w:sz w:val="20"/>
      <w:szCs w:val="20"/>
    </w:rPr>
  </w:style>
  <w:style w:type="character" w:customStyle="1" w:styleId="CommentTextChar">
    <w:name w:val="Comment Text Char"/>
    <w:basedOn w:val="DefaultParagraphFont"/>
    <w:link w:val="CommentText"/>
    <w:uiPriority w:val="99"/>
    <w:semiHidden/>
    <w:rsid w:val="00323A80"/>
    <w:rPr>
      <w:sz w:val="20"/>
      <w:szCs w:val="20"/>
    </w:rPr>
  </w:style>
  <w:style w:type="paragraph" w:styleId="CommentSubject">
    <w:name w:val="annotation subject"/>
    <w:basedOn w:val="CommentText"/>
    <w:next w:val="CommentText"/>
    <w:link w:val="CommentSubjectChar"/>
    <w:uiPriority w:val="99"/>
    <w:semiHidden/>
    <w:unhideWhenUsed/>
    <w:rsid w:val="00323A80"/>
    <w:rPr>
      <w:b/>
      <w:bCs/>
    </w:rPr>
  </w:style>
  <w:style w:type="character" w:customStyle="1" w:styleId="CommentSubjectChar">
    <w:name w:val="Comment Subject Char"/>
    <w:basedOn w:val="CommentTextChar"/>
    <w:link w:val="CommentSubject"/>
    <w:uiPriority w:val="99"/>
    <w:semiHidden/>
    <w:rsid w:val="00323A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 Stanfill</dc:creator>
  <cp:lastModifiedBy>Vee Kennedy</cp:lastModifiedBy>
  <cp:revision>4</cp:revision>
  <dcterms:created xsi:type="dcterms:W3CDTF">2022-12-04T23:37:00Z</dcterms:created>
  <dcterms:modified xsi:type="dcterms:W3CDTF">2022-12-04T23:44:00Z</dcterms:modified>
</cp:coreProperties>
</file>